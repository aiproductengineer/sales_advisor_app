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00" w:lineRule="auto"/>
        <w:jc w:val="center"/>
        <w:rPr>
          <w:color w:val="0f4761"/>
        </w:rPr>
      </w:pPr>
      <w:bookmarkStart w:colFirst="0" w:colLast="0" w:name="_2415apu5r72k" w:id="0"/>
      <w:bookmarkEnd w:id="0"/>
      <w:r w:rsidDel="00000000" w:rsidR="00000000" w:rsidRPr="00000000">
        <w:rPr>
          <w:color w:val="0f4761"/>
          <w:rtl w:val="0"/>
        </w:rPr>
        <w:t xml:space="preserve">Product Requirements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160" w:lineRule="auto"/>
        <w:jc w:val="both"/>
        <w:rPr/>
      </w:pPr>
      <w:bookmarkStart w:colFirst="0" w:colLast="0" w:name="_xp2y155494fv" w:id="1"/>
      <w:bookmarkEnd w:id="1"/>
      <w:r w:rsidDel="00000000" w:rsidR="00000000" w:rsidRPr="00000000">
        <w:rPr>
          <w:color w:val="0f4761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80" w:before="180" w:lineRule="auto"/>
        <w:jc w:val="both"/>
        <w:rPr/>
      </w:pPr>
      <w:r w:rsidDel="00000000" w:rsidR="00000000" w:rsidRPr="00000000">
        <w:rPr>
          <w:rtl w:val="0"/>
        </w:rPr>
        <w:t xml:space="preserve">Clienteling is the biggest lever in luxury retail to move conversion and repeat rate. Ethos already has deep brand authority, boutique footprint, and high‑intent traffic; what’s missing is a unified, mobile‑first toolkit for advisors to personalize every interaction before, during, and after store visits.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160" w:lineRule="auto"/>
        <w:jc w:val="both"/>
        <w:rPr>
          <w:ins w:author="Victor Bose" w:id="0" w:date="2025-09-22T13:13:40Z"/>
          <w:color w:val="0f4761"/>
          <w:rPrChange w:author="Victor Bose" w:id="1" w:date="2025-09-22T13:13:40Z">
            <w:rPr/>
          </w:rPrChange>
        </w:rPr>
      </w:pPr>
      <w:ins w:author="Victor Bose" w:id="0" w:date="2025-09-22T13:13:40Z">
        <w:bookmarkStart w:colFirst="0" w:colLast="0" w:name="_vvizt442syzx" w:id="2"/>
        <w:bookmarkEnd w:id="2"/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160" w:lineRule="auto"/>
        <w:jc w:val="both"/>
        <w:rPr>
          <w:ins w:author="Victor Bose" w:id="0" w:date="2025-09-22T13:13:40Z"/>
          <w:rPrChange w:author="Victor Bose" w:id="1" w:date="2025-09-22T13:13:40Z">
            <w:rPr/>
          </w:rPrChange>
        </w:rPr>
      </w:pPr>
      <w:ins w:author="Victor Bose" w:id="0" w:date="2025-09-22T13:13:40Z">
        <w:bookmarkStart w:colFirst="0" w:colLast="0" w:name="_7w62p2y91tt7" w:id="3"/>
        <w:bookmarkEnd w:id="3"/>
        <w:r w:rsidDel="00000000" w:rsidR="00000000" w:rsidRPr="00000000">
          <w:rPr>
            <w:color w:val="0f4761"/>
            <w:rtl w:val="0"/>
            <w:rPrChange w:author="Victor Bose" w:id="1" w:date="2025-09-22T13:13:40Z">
              <w:rPr/>
            </w:rPrChange>
          </w:rPr>
          <w:t xml:space="preserve">Phase wise breakdown</w:t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7">
      <w:pPr>
        <w:spacing w:after="180" w:before="180" w:lineRule="auto"/>
        <w:jc w:val="both"/>
        <w:rPr>
          <w:ins w:author="Victor Bose" w:id="0" w:date="2025-09-22T13:13:40Z"/>
          <w:rPrChange w:author="Victor Bose" w:id="1" w:date="2025-09-22T13:13:40Z">
            <w:rPr/>
          </w:rPrChange>
        </w:rPr>
      </w:pPr>
      <w:ins w:author="Victor Bose" w:id="0" w:date="2025-09-22T13:13:40Z">
        <w:r w:rsidDel="00000000" w:rsidR="00000000" w:rsidRPr="00000000">
          <w:rPr>
            <w:rtl w:val="0"/>
            <w:rPrChange w:author="Victor Bose" w:id="1" w:date="2025-09-22T13:13:40Z">
              <w:rPr/>
            </w:rPrChange>
          </w:rPr>
          <w:t xml:space="preserve">Phase 1:</w:t>
        </w:r>
      </w:ins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180" w:lineRule="auto"/>
        <w:ind w:left="720" w:hanging="360"/>
        <w:jc w:val="both"/>
        <w:rPr>
          <w:ins w:author="Victor Bose" w:id="0" w:date="2025-09-22T13:13:40Z"/>
          <w:u w:val="none"/>
        </w:rPr>
      </w:pPr>
      <w:ins w:author="Victor Bose" w:id="0" w:date="2025-09-22T13:13:40Z">
        <w:r w:rsidDel="00000000" w:rsidR="00000000" w:rsidRPr="00000000">
          <w:rPr>
            <w:rtl w:val="0"/>
            <w:rPrChange w:author="Victor Bose" w:id="1" w:date="2025-09-22T13:13:40Z">
              <w:rPr/>
            </w:rPrChange>
          </w:rPr>
          <w:t xml:space="preserve">Sales dashboard - Each individual staff roll up into </w:t>
        </w:r>
        <w:r w:rsidDel="00000000" w:rsidR="00000000" w:rsidRPr="00000000">
          <w:rPr>
            <w:rtl w:val="0"/>
            <w:rPrChange w:author="Victor Bose" w:id="1" w:date="2025-09-22T13:13:40Z">
              <w:rPr/>
            </w:rPrChange>
          </w:rPr>
          <w:t xml:space="preserve">hierarchical structure - All Store staff rolls up to HoS, HoS rolls up to HOC, HOC rolls up to ZH and ZH to NSH</w:t>
        </w:r>
        <w:r w:rsidDel="00000000" w:rsidR="00000000" w:rsidRPr="00000000">
          <w:rPr>
            <w:rtl w:val="0"/>
            <w:rPrChange w:author="Victor Bose" w:id="1" w:date="2025-09-22T13:13:40Z">
              <w:rPr/>
            </w:rPrChange>
          </w:rPr>
          <w:t xml:space="preserve"> </w:t>
        </w:r>
      </w:ins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ins w:author="Victor Bose" w:id="0" w:date="2025-09-22T13:13:40Z"/>
          <w:u w:val="none"/>
        </w:rPr>
      </w:pPr>
      <w:ins w:author="Victor Bose" w:id="0" w:date="2025-09-22T13:13:40Z">
        <w:r w:rsidDel="00000000" w:rsidR="00000000" w:rsidRPr="00000000">
          <w:rPr>
            <w:rtl w:val="0"/>
            <w:rPrChange w:author="Victor Bose" w:id="1" w:date="2025-09-22T13:13:40Z">
              <w:rPr/>
            </w:rPrChange>
          </w:rPr>
          <w:t xml:space="preserve">Budget vs. Ach, LY MTD vs. MTD, LMTD vs. MTD</w:t>
        </w:r>
      </w:ins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ins w:author="Victor Bose" w:id="0" w:date="2025-09-22T13:13:40Z"/>
          <w:u w:val="none"/>
        </w:rPr>
      </w:pPr>
      <w:ins w:author="Victor Bose" w:id="0" w:date="2025-09-22T13:13:40Z">
        <w:r w:rsidDel="00000000" w:rsidR="00000000" w:rsidRPr="00000000">
          <w:rPr>
            <w:rtl w:val="0"/>
            <w:rPrChange w:author="Victor Bose" w:id="1" w:date="2025-09-22T13:13:40Z">
              <w:rPr/>
            </w:rPrChange>
          </w:rPr>
          <w:t xml:space="preserve">ECAL Conversion</w:t>
        </w:r>
      </w:ins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ins w:author="Victor Bose" w:id="0" w:date="2025-09-22T13:13:40Z"/>
          <w:u w:val="none"/>
        </w:rPr>
      </w:pPr>
      <w:ins w:author="Victor Bose" w:id="0" w:date="2025-09-22T13:13:40Z">
        <w:r w:rsidDel="00000000" w:rsidR="00000000" w:rsidRPr="00000000">
          <w:rPr>
            <w:rtl w:val="0"/>
            <w:rPrChange w:author="Victor Bose" w:id="1" w:date="2025-09-22T13:13:40Z">
              <w:rPr/>
            </w:rPrChange>
          </w:rPr>
          <w:t xml:space="preserve">ECAL Share to overall billing comparison with LY and LM</w:t>
        </w:r>
      </w:ins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ins w:author="Victor Bose" w:id="0" w:date="2025-09-22T13:13:40Z"/>
          <w:u w:val="none"/>
        </w:rPr>
      </w:pPr>
      <w:ins w:author="Victor Bose" w:id="0" w:date="2025-09-22T13:13:40Z">
        <w:r w:rsidDel="00000000" w:rsidR="00000000" w:rsidRPr="00000000">
          <w:rPr>
            <w:rtl w:val="0"/>
            <w:rPrChange w:author="Victor Bose" w:id="1" w:date="2025-09-22T13:13:40Z">
              <w:rPr/>
            </w:rPrChange>
          </w:rPr>
          <w:t xml:space="preserve">YTD Achievement vs. Budget and LY</w:t>
        </w:r>
      </w:ins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ins w:author="Victor Bose" w:id="0" w:date="2025-09-22T13:13:40Z"/>
          <w:u w:val="none"/>
        </w:rPr>
      </w:pPr>
      <w:ins w:author="Victor Bose" w:id="0" w:date="2025-09-22T13:13:40Z">
        <w:r w:rsidDel="00000000" w:rsidR="00000000" w:rsidRPr="00000000">
          <w:rPr>
            <w:rtl w:val="0"/>
            <w:rPrChange w:author="Victor Bose" w:id="1" w:date="2025-09-22T13:13:40Z">
              <w:rPr/>
            </w:rPrChange>
          </w:rPr>
          <w:t xml:space="preserve">Customer Experience dashboard -</w:t>
        </w:r>
      </w:ins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ins w:author="Victor Bose" w:id="0" w:date="2025-09-22T13:13:40Z"/>
          <w:u w:val="none"/>
        </w:rPr>
      </w:pPr>
      <w:ins w:author="Victor Bose" w:id="0" w:date="2025-09-22T13:13:40Z">
        <w:r w:rsidDel="00000000" w:rsidR="00000000" w:rsidRPr="00000000">
          <w:rPr>
            <w:rtl w:val="0"/>
            <w:rPrChange w:author="Victor Bose" w:id="1" w:date="2025-09-22T13:13:40Z">
              <w:rPr/>
            </w:rPrChange>
          </w:rPr>
          <w:t xml:space="preserve">NPS - Last 20 score ||  YTD score || Last 5 remarks</w:t>
        </w:r>
      </w:ins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ins w:author="Victor Bose" w:id="0" w:date="2025-09-22T13:13:40Z"/>
          <w:u w:val="none"/>
        </w:rPr>
      </w:pPr>
      <w:ins w:author="Victor Bose" w:id="0" w:date="2025-09-22T13:13:40Z">
        <w:r w:rsidDel="00000000" w:rsidR="00000000" w:rsidRPr="00000000">
          <w:rPr>
            <w:rtl w:val="0"/>
            <w:rPrChange w:author="Victor Bose" w:id="1" w:date="2025-09-22T13:13:40Z">
              <w:rPr/>
            </w:rPrChange>
          </w:rPr>
          <w:t xml:space="preserve">Mystery Audit - Segment wise score (last conducted)</w:t>
        </w:r>
      </w:ins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ins w:author="Victor Bose" w:id="0" w:date="2025-09-22T13:13:40Z"/>
          <w:u w:val="none"/>
        </w:rPr>
      </w:pPr>
      <w:ins w:author="Victor Bose" w:id="0" w:date="2025-09-22T13:13:40Z">
        <w:r w:rsidDel="00000000" w:rsidR="00000000" w:rsidRPr="00000000">
          <w:rPr>
            <w:rtl w:val="0"/>
            <w:rPrChange w:author="Victor Bose" w:id="1" w:date="2025-09-22T13:13:40Z">
              <w:rPr/>
            </w:rPrChange>
          </w:rPr>
          <w:t xml:space="preserve">Incentive Launches</w:t>
        </w:r>
      </w:ins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ins w:author="Victor Bose" w:id="0" w:date="2025-09-22T13:13:40Z"/>
          <w:u w:val="none"/>
        </w:rPr>
      </w:pPr>
      <w:ins w:author="Victor Bose" w:id="0" w:date="2025-09-22T13:13:40Z">
        <w:r w:rsidDel="00000000" w:rsidR="00000000" w:rsidRPr="00000000">
          <w:rPr>
            <w:rtl w:val="0"/>
            <w:rPrChange w:author="Victor Bose" w:id="1" w:date="2025-09-22T13:13:40Z">
              <w:rPr/>
            </w:rPrChange>
          </w:rPr>
          <w:t xml:space="preserve">DL sheet</w:t>
        </w:r>
      </w:ins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180" w:before="0" w:beforeAutospacing="0" w:lineRule="auto"/>
        <w:ind w:left="1440" w:hanging="360"/>
        <w:jc w:val="both"/>
        <w:rPr>
          <w:ins w:author="Victor Bose" w:id="0" w:date="2025-09-22T13:13:40Z"/>
          <w:u w:val="none"/>
        </w:rPr>
      </w:pPr>
      <w:ins w:author="Victor Bose" w:id="0" w:date="2025-09-22T13:13:40Z">
        <w:r w:rsidDel="00000000" w:rsidR="00000000" w:rsidRPr="00000000">
          <w:rPr>
            <w:rtl w:val="0"/>
            <w:rPrChange w:author="Victor Bose" w:id="1" w:date="2025-09-22T13:13:40Z">
              <w:rPr/>
            </w:rPrChange>
          </w:rPr>
          <w:t xml:space="preserve">Special incentive schemes launched</w:t>
        </w:r>
      </w:ins>
    </w:p>
    <w:p w:rsidR="00000000" w:rsidDel="00000000" w:rsidP="00000000" w:rsidRDefault="00000000" w:rsidRPr="00000000" w14:paraId="00000013">
      <w:pPr>
        <w:spacing w:after="180" w:before="180" w:lineRule="auto"/>
        <w:jc w:val="both"/>
        <w:rPr>
          <w:ins w:author="Victor Bose" w:id="0" w:date="2025-09-22T13:13:40Z"/>
          <w:rPrChange w:author="Victor Bose" w:id="1" w:date="2025-09-22T13:13:40Z">
            <w:rPr/>
          </w:rPrChange>
        </w:rPr>
      </w:pPr>
      <w:ins w:author="Victor Bose" w:id="0" w:date="2025-09-22T13:13:40Z">
        <w:r w:rsidDel="00000000" w:rsidR="00000000" w:rsidRPr="00000000">
          <w:rPr>
            <w:rtl w:val="0"/>
            <w:rPrChange w:author="Victor Bose" w:id="1" w:date="2025-09-22T13:13:40Z">
              <w:rPr/>
            </w:rPrChange>
          </w:rPr>
          <w:t xml:space="preserve">Phase 2:</w:t>
        </w:r>
      </w:ins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180" w:lineRule="auto"/>
        <w:ind w:left="720" w:hanging="360"/>
        <w:jc w:val="both"/>
        <w:rPr>
          <w:ins w:author="Victor Bose" w:id="0" w:date="2025-09-22T13:13:40Z"/>
          <w:u w:val="none"/>
        </w:rPr>
      </w:pPr>
      <w:ins w:author="Victor Bose" w:id="0" w:date="2025-09-22T13:13:40Z">
        <w:r w:rsidDel="00000000" w:rsidR="00000000" w:rsidRPr="00000000">
          <w:rPr>
            <w:rtl w:val="0"/>
            <w:rPrChange w:author="Victor Bose" w:id="1" w:date="2025-09-22T13:13:40Z">
              <w:rPr/>
            </w:rPrChange>
          </w:rPr>
          <w:t xml:space="preserve">Loyalty tiers</w:t>
        </w:r>
      </w:ins>
    </w:p>
    <w:p w:rsidR="00000000" w:rsidDel="00000000" w:rsidP="00000000" w:rsidRDefault="00000000" w:rsidRPr="00000000" w14:paraId="0000001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  <w:rPr>
          <w:ins w:author="Victor Bose" w:id="0" w:date="2025-09-22T13:13:40Z"/>
          <w:u w:val="none"/>
        </w:rPr>
      </w:pPr>
      <w:ins w:author="Victor Bose" w:id="0" w:date="2025-09-22T13:13:40Z">
        <w:r w:rsidDel="00000000" w:rsidR="00000000" w:rsidRPr="00000000">
          <w:rPr>
            <w:rtl w:val="0"/>
            <w:rPrChange w:author="Victor Bose" w:id="1" w:date="2025-09-22T13:13:40Z">
              <w:rPr/>
            </w:rPrChange>
          </w:rPr>
          <w:t xml:space="preserve">LTV wise breakdown of customer segments</w:t>
        </w:r>
      </w:ins>
    </w:p>
    <w:p w:rsidR="00000000" w:rsidDel="00000000" w:rsidP="00000000" w:rsidRDefault="00000000" w:rsidRPr="00000000" w14:paraId="0000001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  <w:rPr>
          <w:ins w:author="Victor Bose" w:id="0" w:date="2025-09-22T13:13:40Z"/>
          <w:u w:val="none"/>
        </w:rPr>
      </w:pPr>
      <w:ins w:author="Victor Bose" w:id="0" w:date="2025-09-22T13:13:40Z">
        <w:r w:rsidDel="00000000" w:rsidR="00000000" w:rsidRPr="00000000">
          <w:rPr>
            <w:rtl w:val="0"/>
            <w:rPrChange w:author="Victor Bose" w:id="1" w:date="2025-09-22T13:13:40Z">
              <w:rPr/>
            </w:rPrChange>
          </w:rPr>
          <w:t xml:space="preserve">Customer data per person wise break-up || Top 10 customers of each</w:t>
        </w:r>
      </w:ins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ins w:author="Victor Bose" w:id="0" w:date="2025-09-22T13:13:40Z"/>
          <w:u w:val="none"/>
        </w:rPr>
      </w:pPr>
      <w:ins w:author="Victor Bose" w:id="0" w:date="2025-09-22T13:13:40Z">
        <w:r w:rsidDel="00000000" w:rsidR="00000000" w:rsidRPr="00000000">
          <w:rPr>
            <w:rtl w:val="0"/>
            <w:rPrChange w:author="Victor Bose" w:id="1" w:date="2025-09-22T13:13:40Z">
              <w:rPr/>
            </w:rPrChange>
          </w:rPr>
          <w:t xml:space="preserve">Communication template and Database</w:t>
        </w:r>
      </w:ins>
    </w:p>
    <w:p w:rsidR="00000000" w:rsidDel="00000000" w:rsidP="00000000" w:rsidRDefault="00000000" w:rsidRPr="00000000" w14:paraId="0000001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  <w:rPr>
          <w:ins w:author="Victor Bose" w:id="0" w:date="2025-09-22T13:13:40Z"/>
          <w:u w:val="none"/>
        </w:rPr>
      </w:pPr>
      <w:ins w:author="Victor Bose" w:id="0" w:date="2025-09-22T13:13:40Z">
        <w:r w:rsidDel="00000000" w:rsidR="00000000" w:rsidRPr="00000000">
          <w:rPr>
            <w:rtl w:val="0"/>
            <w:rPrChange w:author="Victor Bose" w:id="1" w:date="2025-09-22T13:13:40Z">
              <w:rPr/>
            </w:rPrChange>
          </w:rPr>
          <w:t xml:space="preserve">Birthday message</w:t>
        </w:r>
      </w:ins>
    </w:p>
    <w:p w:rsidR="00000000" w:rsidDel="00000000" w:rsidP="00000000" w:rsidRDefault="00000000" w:rsidRPr="00000000" w14:paraId="0000001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  <w:rPr>
          <w:ins w:author="Victor Bose" w:id="0" w:date="2025-09-22T13:13:40Z"/>
          <w:u w:val="none"/>
        </w:rPr>
      </w:pPr>
      <w:ins w:author="Victor Bose" w:id="0" w:date="2025-09-22T13:13:40Z">
        <w:r w:rsidDel="00000000" w:rsidR="00000000" w:rsidRPr="00000000">
          <w:rPr>
            <w:rtl w:val="0"/>
            <w:rPrChange w:author="Victor Bose" w:id="1" w:date="2025-09-22T13:13:40Z">
              <w:rPr/>
            </w:rPrChange>
          </w:rPr>
          <w:t xml:space="preserve">Events invite</w:t>
        </w:r>
      </w:ins>
    </w:p>
    <w:p w:rsidR="00000000" w:rsidDel="00000000" w:rsidP="00000000" w:rsidRDefault="00000000" w:rsidRPr="00000000" w14:paraId="0000001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  <w:rPr>
          <w:ins w:author="Victor Bose" w:id="0" w:date="2025-09-22T13:13:40Z"/>
          <w:u w:val="none"/>
        </w:rPr>
      </w:pPr>
      <w:ins w:author="Victor Bose" w:id="0" w:date="2025-09-22T13:13:40Z">
        <w:r w:rsidDel="00000000" w:rsidR="00000000" w:rsidRPr="00000000">
          <w:rPr>
            <w:rtl w:val="0"/>
            <w:rPrChange w:author="Victor Bose" w:id="1" w:date="2025-09-22T13:13:40Z">
              <w:rPr/>
            </w:rPrChange>
          </w:rPr>
          <w:t xml:space="preserve">Post store visit followup</w:t>
        </w:r>
      </w:ins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ins w:author="Victor Bose" w:id="0" w:date="2025-09-22T13:13:40Z"/>
          <w:u w:val="none"/>
        </w:rPr>
      </w:pPr>
      <w:ins w:author="Victor Bose" w:id="0" w:date="2025-09-22T13:13:40Z">
        <w:r w:rsidDel="00000000" w:rsidR="00000000" w:rsidRPr="00000000">
          <w:rPr>
            <w:rtl w:val="0"/>
            <w:rPrChange w:author="Victor Bose" w:id="1" w:date="2025-09-22T13:13:40Z">
              <w:rPr/>
            </w:rPrChange>
          </w:rPr>
          <w:t xml:space="preserve">Stock availability </w:t>
        </w:r>
      </w:ins>
    </w:p>
    <w:p w:rsidR="00000000" w:rsidDel="00000000" w:rsidP="00000000" w:rsidRDefault="00000000" w:rsidRPr="00000000" w14:paraId="0000001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  <w:rPr>
          <w:ins w:author="Victor Bose" w:id="0" w:date="2025-09-22T13:13:40Z"/>
          <w:u w:val="none"/>
        </w:rPr>
      </w:pPr>
      <w:ins w:author="Victor Bose" w:id="0" w:date="2025-09-22T13:13:40Z">
        <w:r w:rsidDel="00000000" w:rsidR="00000000" w:rsidRPr="00000000">
          <w:rPr>
            <w:rtl w:val="0"/>
            <w:rPrChange w:author="Victor Bose" w:id="1" w:date="2025-09-22T13:13:40Z">
              <w:rPr/>
            </w:rPrChange>
          </w:rPr>
          <w:t xml:space="preserve">Synced with one beat to understand availability</w:t>
        </w:r>
      </w:ins>
    </w:p>
    <w:p w:rsidR="00000000" w:rsidDel="00000000" w:rsidP="00000000" w:rsidRDefault="00000000" w:rsidRPr="00000000" w14:paraId="0000001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  <w:rPr>
          <w:ins w:author="Victor Bose" w:id="0" w:date="2025-09-22T13:13:40Z"/>
          <w:u w:val="none"/>
        </w:rPr>
      </w:pPr>
      <w:ins w:author="Victor Bose" w:id="0" w:date="2025-09-22T13:13:40Z">
        <w:r w:rsidDel="00000000" w:rsidR="00000000" w:rsidRPr="00000000">
          <w:rPr>
            <w:rtl w:val="0"/>
            <w:rPrChange w:author="Victor Bose" w:id="1" w:date="2025-09-22T13:13:40Z">
              <w:rPr/>
            </w:rPrChange>
          </w:rPr>
          <w:t xml:space="preserve">Velocity</w:t>
        </w:r>
      </w:ins>
    </w:p>
    <w:p w:rsidR="00000000" w:rsidDel="00000000" w:rsidP="00000000" w:rsidRDefault="00000000" w:rsidRPr="00000000" w14:paraId="0000001E">
      <w:pPr>
        <w:numPr>
          <w:ilvl w:val="1"/>
          <w:numId w:val="10"/>
        </w:numPr>
        <w:spacing w:after="180" w:before="0" w:beforeAutospacing="0" w:lineRule="auto"/>
        <w:ind w:left="1440" w:hanging="360"/>
        <w:jc w:val="both"/>
        <w:rPr>
          <w:ins w:author="Victor Bose" w:id="0" w:date="2025-09-22T13:13:40Z"/>
          <w:u w:val="none"/>
        </w:rPr>
      </w:pPr>
      <w:ins w:author="Victor Bose" w:id="0" w:date="2025-09-22T13:13:40Z">
        <w:r w:rsidDel="00000000" w:rsidR="00000000" w:rsidRPr="00000000">
          <w:rPr>
            <w:rtl w:val="0"/>
            <w:rPrChange w:author="Victor Bose" w:id="1" w:date="2025-09-22T13:13:40Z">
              <w:rPr/>
            </w:rPrChange>
          </w:rPr>
          <w:t xml:space="preserve">Product information</w:t>
        </w:r>
      </w:ins>
    </w:p>
    <w:p w:rsidR="00000000" w:rsidDel="00000000" w:rsidP="00000000" w:rsidRDefault="00000000" w:rsidRPr="00000000" w14:paraId="0000001F">
      <w:pPr>
        <w:spacing w:after="180" w:before="180" w:lineRule="auto"/>
        <w:jc w:val="both"/>
        <w:rPr>
          <w:ins w:author="Victor Bose" w:id="0" w:date="2025-09-22T13:13:40Z"/>
          <w:rPrChange w:author="Victor Bose" w:id="1" w:date="2025-09-22T13:13:40Z">
            <w:rPr/>
          </w:rPrChange>
        </w:rPr>
      </w:pPr>
      <w:ins w:author="Victor Bose" w:id="0" w:date="2025-09-22T13:13:40Z">
        <w:r w:rsidDel="00000000" w:rsidR="00000000" w:rsidRPr="00000000">
          <w:rPr>
            <w:rtl w:val="0"/>
            <w:rPrChange w:author="Victor Bose" w:id="1" w:date="2025-09-22T13:13:40Z">
              <w:rPr/>
            </w:rPrChange>
          </w:rPr>
          <w:t xml:space="preserve">Phase 3</w:t>
        </w:r>
      </w:ins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180" w:lineRule="auto"/>
        <w:ind w:left="720" w:hanging="360"/>
        <w:jc w:val="both"/>
        <w:rPr>
          <w:ins w:author="Victor Bose" w:id="0" w:date="2025-09-22T13:13:40Z"/>
          <w:u w:val="none"/>
        </w:rPr>
      </w:pPr>
      <w:ins w:author="Victor Bose" w:id="0" w:date="2025-09-22T13:13:40Z">
        <w:r w:rsidDel="00000000" w:rsidR="00000000" w:rsidRPr="00000000">
          <w:rPr>
            <w:rtl w:val="0"/>
            <w:rPrChange w:author="Victor Bose" w:id="1" w:date="2025-09-22T13:13:40Z">
              <w:rPr/>
            </w:rPrChange>
          </w:rPr>
          <w:t xml:space="preserve">Incentive payout calculator</w:t>
        </w:r>
      </w:ins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180" w:before="0" w:beforeAutospacing="0" w:lineRule="auto"/>
        <w:ind w:left="720" w:hanging="360"/>
        <w:jc w:val="both"/>
        <w:rPr>
          <w:ins w:author="Victor Bose" w:id="0" w:date="2025-09-22T13:13:40Z"/>
          <w:u w:val="none"/>
        </w:rPr>
      </w:pPr>
      <w:ins w:author="Victor Bose" w:id="0" w:date="2025-09-22T13:13:40Z">
        <w:r w:rsidDel="00000000" w:rsidR="00000000" w:rsidRPr="00000000">
          <w:rPr>
            <w:rtl w:val="0"/>
            <w:rPrChange w:author="Victor Bose" w:id="1" w:date="2025-09-22T13:13:40Z">
              <w:rPr/>
            </w:rPrChange>
          </w:rPr>
          <w:t xml:space="preserve">Meeting calendar schedule sync</w:t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before="160" w:lineRule="auto"/>
        <w:jc w:val="both"/>
        <w:rPr/>
      </w:pPr>
      <w:bookmarkStart w:colFirst="0" w:colLast="0" w:name="_wkef3ztgvioe" w:id="4"/>
      <w:bookmarkEnd w:id="4"/>
      <w:r w:rsidDel="00000000" w:rsidR="00000000" w:rsidRPr="00000000">
        <w:rPr>
          <w:color w:val="0f4761"/>
          <w:rtl w:val="0"/>
        </w:rPr>
        <w:t xml:space="preserve">High-Level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80" w:before="180" w:lineRule="auto"/>
        <w:jc w:val="both"/>
        <w:rPr/>
      </w:pPr>
      <w:r w:rsidDel="00000000" w:rsidR="00000000" w:rsidRPr="00000000">
        <w:rPr>
          <w:rtl w:val="0"/>
        </w:rPr>
        <w:t xml:space="preserve">We will build a mobile application for store salespersons (“Advisor App”) to deliver high‑touch, personalized in‑store and post‑visit experiences that increase conversion, AOV, and lifetime value while reducing time to close. </w:t>
      </w:r>
    </w:p>
    <w:p w:rsidR="00000000" w:rsidDel="00000000" w:rsidP="00000000" w:rsidRDefault="00000000" w:rsidRPr="00000000" w14:paraId="00000024">
      <w:pPr>
        <w:spacing w:after="180" w:before="180" w:lineRule="auto"/>
        <w:jc w:val="both"/>
        <w:rPr/>
      </w:pPr>
      <w:r w:rsidDel="00000000" w:rsidR="00000000" w:rsidRPr="00000000">
        <w:rPr>
          <w:rtl w:val="0"/>
        </w:rPr>
        <w:t xml:space="preserve">The app centralizes Customer 360 (purchase history, preferences, key dates), live catalogue &amp; availability, guided communication (Email/SMS/WhatsApp templates), and a real‑time Incentives Dashboard.</w:t>
      </w:r>
      <w:ins w:author="Victor Bose" w:id="2" w:date="2025-09-22T13:01:49Z">
        <w:r w:rsidDel="00000000" w:rsidR="00000000" w:rsidRPr="00000000">
          <w:rPr>
            <w:rtl w:val="0"/>
          </w:rPr>
          <w:t xml:space="preserve"> (phase 2)</w:t>
        </w:r>
      </w:ins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180" w:before="180" w:lineRule="auto"/>
        <w:jc w:val="both"/>
        <w:rPr/>
      </w:pPr>
      <w:r w:rsidDel="00000000" w:rsidR="00000000" w:rsidRPr="00000000">
        <w:rPr>
          <w:rtl w:val="0"/>
        </w:rPr>
        <w:t xml:space="preserve">It integrates with existing POS/ERP for order capture and inventory, and with CRM/CDP for clienteling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180" w:before="18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Why now? North‑star outcome: </w:t>
      </w:r>
      <w:r w:rsidDel="00000000" w:rsidR="00000000" w:rsidRPr="00000000">
        <w:rPr>
          <w:rtl w:val="0"/>
        </w:rPr>
        <w:t xml:space="preserve">A trusted digital aide that helps each advisor sell smarter and faster while making every client feel known and valued.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before="160" w:lineRule="auto"/>
        <w:rPr/>
      </w:pPr>
      <w:bookmarkStart w:colFirst="0" w:colLast="0" w:name="_sjgvk68ton94" w:id="5"/>
      <w:bookmarkEnd w:id="5"/>
      <w:r w:rsidDel="00000000" w:rsidR="00000000" w:rsidRPr="00000000">
        <w:rPr>
          <w:color w:val="0f4761"/>
          <w:rtl w:val="0"/>
        </w:rPr>
        <w:t xml:space="preserve">Personas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3510"/>
        <w:gridCol w:w="3810"/>
        <w:tblGridChange w:id="0">
          <w:tblGrid>
            <w:gridCol w:w="2340"/>
            <w:gridCol w:w="3510"/>
            <w:gridCol w:w="381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Persona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Pain 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Goals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0" w:before="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Store Sales Advisor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Fragmented tools (POS/ERP/WhatsApp personal), no unified client view, slow stock checks, unclear incentives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Know the client, find right piece fast, close with confidence, follow up credibly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0" w:before="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Store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Low visibility of advisor activity, incentives opaque, quality of follow‑ups varies</w:t>
            </w:r>
            <w:ins w:author="Victor Bose" w:id="3" w:date="2025-09-22T13:08:19Z">
              <w:r w:rsidDel="00000000" w:rsidR="00000000" w:rsidRPr="00000000">
                <w:rPr>
                  <w:rtl w:val="0"/>
                </w:rPr>
                <w:t xml:space="preserve">, understanding of customer experience gaps is periodic</w:t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Coach team, forecast &amp; hit targets, assign leads, ensure compliance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0" w:before="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CRM/Marketing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Inconsistent messaging, consent management gaps, poor attribution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Template governance, segmentation, campaign hygiene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0" w:before="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Client (Customer)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Repeating info, generic messages, unclear availability/status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Feel known &amp; advised, not sold to; smooth purchase &amp; after‑sales</w:t>
            </w:r>
          </w:p>
        </w:tc>
      </w:tr>
    </w:tbl>
    <w:p w:rsidR="00000000" w:rsidDel="00000000" w:rsidP="00000000" w:rsidRDefault="00000000" w:rsidRPr="00000000" w14:paraId="00000038">
      <w:pPr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80" w:befor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before="160" w:lineRule="auto"/>
        <w:jc w:val="both"/>
        <w:rPr/>
      </w:pPr>
      <w:bookmarkStart w:colFirst="0" w:colLast="0" w:name="_tfymlvclxz4d" w:id="6"/>
      <w:bookmarkEnd w:id="6"/>
      <w:r w:rsidDel="00000000" w:rsidR="00000000" w:rsidRPr="00000000">
        <w:rPr>
          <w:color w:val="0f4761"/>
          <w:rtl w:val="0"/>
        </w:rPr>
        <w:t xml:space="preserve">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Platform - Android and iOS</w:t>
      </w:r>
    </w:p>
    <w:p w:rsidR="00000000" w:rsidDel="00000000" w:rsidP="00000000" w:rsidRDefault="00000000" w:rsidRPr="00000000" w14:paraId="0000003D">
      <w:pPr>
        <w:pStyle w:val="Heading4"/>
        <w:rPr/>
      </w:pPr>
      <w:bookmarkStart w:colFirst="0" w:colLast="0" w:name="_mgfaic3vmj27" w:id="7"/>
      <w:bookmarkEnd w:id="7"/>
      <w:r w:rsidDel="00000000" w:rsidR="00000000" w:rsidRPr="00000000">
        <w:rPr>
          <w:rtl w:val="0"/>
        </w:rPr>
        <w:t xml:space="preserve">Advisor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I will</w:t>
      </w:r>
      <w:r w:rsidDel="00000000" w:rsidR="00000000" w:rsidRPr="00000000">
        <w:rPr>
          <w:rtl w:val="0"/>
        </w:rPr>
        <w:t xml:space="preserve"> sign in with my Ethos employee credentials</w:t>
      </w:r>
      <w:ins w:author="Victor Bose" w:id="4" w:date="2025-09-22T13:02:14Z">
        <w:r w:rsidDel="00000000" w:rsidR="00000000" w:rsidRPr="00000000">
          <w:rPr>
            <w:rtl w:val="0"/>
          </w:rPr>
          <w:t xml:space="preserve">(registered in HRMS) </w:t>
        </w:r>
      </w:ins>
      <w:del w:author="Victor Bose" w:id="4" w:date="2025-09-22T13:02:14Z">
        <w:r w:rsidDel="00000000" w:rsidR="00000000" w:rsidRPr="00000000">
          <w:rPr>
            <w:rtl w:val="0"/>
          </w:rPr>
          <w:delText xml:space="preserve"> </w:delText>
        </w:r>
      </w:del>
      <w:r w:rsidDel="00000000" w:rsidR="00000000" w:rsidRPr="00000000">
        <w:rPr>
          <w:rtl w:val="0"/>
        </w:rPr>
        <w:t xml:space="preserve">and unlock with PIN/biometrics so that I can start selling quickly and securely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 want to access a unified customer profile (history, product preferences, key dates, consent) so that I can tailor recommendations. [Profile loads &lt;2s with last 10 purchases; consent flags block non‑permitted channels]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 will enter product details/</w:t>
      </w:r>
      <w:r w:rsidDel="00000000" w:rsidR="00000000" w:rsidRPr="00000000">
        <w:rPr>
          <w:rtl w:val="0"/>
        </w:rPr>
        <w:t xml:space="preserve">scan</w:t>
      </w:r>
      <w:r w:rsidDel="00000000" w:rsidR="00000000" w:rsidRPr="00000000">
        <w:rPr>
          <w:rtl w:val="0"/>
        </w:rPr>
        <w:t xml:space="preserve"> a watch barcode/QR and open the SKU product page/card instantly so that I can keep momentum with the client. </w:t>
      </w:r>
      <w:del w:author="Victor Bose" w:id="5" w:date="2025-09-22T13:03:52Z">
        <w:r w:rsidDel="00000000" w:rsidR="00000000" w:rsidRPr="00000000">
          <w:rPr>
            <w:rtl w:val="0"/>
          </w:rPr>
          <w:delText xml:space="preserve">[</w:delText>
        </w:r>
        <w:r w:rsidDel="00000000" w:rsidR="00000000" w:rsidRPr="00000000">
          <w:rPr>
            <w:highlight w:val="yellow"/>
            <w:rtl w:val="0"/>
          </w:rPr>
          <w:delText xml:space="preserve">TBD - Barcode Scan Feasibility</w:delText>
        </w:r>
        <w:r w:rsidDel="00000000" w:rsidR="00000000" w:rsidRPr="00000000">
          <w:rPr>
            <w:rtl w:val="0"/>
          </w:rPr>
          <w:delText xml:space="preserve">]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 want to </w:t>
      </w:r>
      <w:r w:rsidDel="00000000" w:rsidR="00000000" w:rsidRPr="00000000">
        <w:rPr>
          <w:rtl w:val="0"/>
        </w:rPr>
        <w:t xml:space="preserve">share a payment link </w:t>
      </w:r>
      <w:r w:rsidDel="00000000" w:rsidR="00000000" w:rsidRPr="00000000">
        <w:rPr>
          <w:rtl w:val="0"/>
        </w:rPr>
        <w:t xml:space="preserve">via WhatsApp/SMS/Email so that the client can pay online or in-store by POS</w:t>
      </w:r>
      <w:ins w:author="Victor Bose" w:id="6" w:date="2025-09-22T13:04:07Z">
        <w:r w:rsidDel="00000000" w:rsidR="00000000" w:rsidRPr="00000000">
          <w:rPr>
            <w:rtl w:val="0"/>
          </w:rPr>
          <w:t xml:space="preserve"> - Integrating payment link with CRM - Facility already under development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 want to </w:t>
      </w:r>
      <w:r w:rsidDel="00000000" w:rsidR="00000000" w:rsidRPr="00000000">
        <w:rPr>
          <w:rtl w:val="0"/>
        </w:rPr>
        <w:t xml:space="preserve">reserve</w:t>
      </w:r>
      <w:r w:rsidDel="00000000" w:rsidR="00000000" w:rsidRPr="00000000">
        <w:rPr>
          <w:rtl w:val="0"/>
        </w:rPr>
        <w:t xml:space="preserve"> stock against an active quote so that availability is guaranteed while the client decides. [Reserve timer visible; release on expiry or cancel]</w:t>
      </w:r>
      <w:ins w:author="Victor Bose" w:id="7" w:date="2025-09-22T13:04:39Z">
        <w:r w:rsidDel="00000000" w:rsidR="00000000" w:rsidRPr="00000000">
          <w:rPr>
            <w:rtl w:val="0"/>
          </w:rPr>
          <w:t xml:space="preserve"> - VC Report and credit billing report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 want company‑approved </w:t>
      </w:r>
      <w:r w:rsidDel="00000000" w:rsidR="00000000" w:rsidRPr="00000000">
        <w:rPr>
          <w:rtl w:val="0"/>
        </w:rPr>
        <w:t xml:space="preserve">templates</w:t>
      </w:r>
      <w:r w:rsidDel="00000000" w:rsidR="00000000" w:rsidRPr="00000000">
        <w:rPr>
          <w:rtl w:val="0"/>
        </w:rPr>
        <w:t xml:space="preserve"> with auto‑filled variables so that I can send polished outreach quickly with </w:t>
      </w:r>
      <w:r w:rsidDel="00000000" w:rsidR="00000000" w:rsidRPr="00000000">
        <w:rPr>
          <w:rtl w:val="0"/>
        </w:rPr>
        <w:t xml:space="preserve">channel enforcement</w:t>
      </w:r>
      <w:r w:rsidDel="00000000" w:rsidR="00000000" w:rsidRPr="00000000">
        <w:rPr>
          <w:rtl w:val="0"/>
        </w:rPr>
        <w:t xml:space="preserve"> (consent, DND, quiet hours) so that I remain compliant. Types of Templates -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Occasion:</w:t>
      </w:r>
      <w:r w:rsidDel="00000000" w:rsidR="00000000" w:rsidRPr="00000000">
        <w:rPr>
          <w:rtl w:val="0"/>
        </w:rPr>
        <w:t xml:space="preserve"> Birthday, Anniversary, Festive greetings + curated picks.</w:t>
      </w:r>
      <w:ins w:author="Victor Bose" w:id="8" w:date="2025-09-22T13:05:18Z">
        <w:r w:rsidDel="00000000" w:rsidR="00000000" w:rsidRPr="00000000">
          <w:rPr>
            <w:rtl w:val="0"/>
          </w:rPr>
          <w:t xml:space="preserve"> (Club echo)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Follow‑ups:</w:t>
      </w:r>
      <w:r w:rsidDel="00000000" w:rsidR="00000000" w:rsidRPr="00000000">
        <w:rPr>
          <w:rtl w:val="0"/>
        </w:rPr>
        <w:t xml:space="preserve"> Tried in store, Quote reminder, Back‑in‑stock.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Education:</w:t>
      </w:r>
      <w:r w:rsidDel="00000000" w:rsidR="00000000" w:rsidRPr="00000000">
        <w:rPr>
          <w:rtl w:val="0"/>
        </w:rPr>
        <w:t xml:space="preserve"> Care guide, Brand story, How to choose your size.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 want a </w:t>
      </w:r>
      <w:r w:rsidDel="00000000" w:rsidR="00000000" w:rsidRPr="00000000">
        <w:rPr>
          <w:rtl w:val="0"/>
        </w:rPr>
        <w:t xml:space="preserve">daily to-do list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(birthdays, anniversaries, quote follow‑ups) so that I never miss critical moments.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ins w:author="Victor Bose" w:id="12" w:date="2025-09-22T13:10:00Z"/>
        </w:rPr>
      </w:pPr>
      <w:r w:rsidDel="00000000" w:rsidR="00000000" w:rsidRPr="00000000">
        <w:rPr>
          <w:rtl w:val="0"/>
        </w:rPr>
        <w:t xml:space="preserve">I want a target vs achieved dashboard so that I know how far I am from my goal </w:t>
      </w:r>
      <w:ins w:author="Victor Bose" w:id="9" w:date="2025-09-22T13:09:31Z">
        <w:r w:rsidDel="00000000" w:rsidR="00000000" w:rsidRPr="00000000">
          <w:rPr>
            <w:rtl w:val="0"/>
          </w:rPr>
          <w:t xml:space="preserve">(</w:t>
        </w:r>
      </w:ins>
      <w:r w:rsidDel="00000000" w:rsidR="00000000" w:rsidRPr="00000000">
        <w:rPr>
          <w:rtl w:val="0"/>
        </w:rPr>
        <w:t xml:space="preserve">along with a commission estimator tied to my quote</w:t>
      </w:r>
      <w:ins w:author="Victor Bose" w:id="10" w:date="2025-09-22T13:09:39Z">
        <w:r w:rsidDel="00000000" w:rsidR="00000000" w:rsidRPr="00000000">
          <w:rPr>
            <w:rtl w:val="0"/>
          </w:rPr>
          <w:t xml:space="preserve">)</w:t>
        </w:r>
      </w:ins>
      <w:r w:rsidDel="00000000" w:rsidR="00000000" w:rsidRPr="00000000">
        <w:rPr>
          <w:rtl w:val="0"/>
        </w:rPr>
        <w:t xml:space="preserve"> so that I understand expected </w:t>
      </w:r>
      <w:ins w:author="Victor Bose" w:id="11" w:date="2025-09-22T13:09:47Z">
        <w:r w:rsidDel="00000000" w:rsidR="00000000" w:rsidRPr="00000000">
          <w:rPr>
            <w:rtl w:val="0"/>
          </w:rPr>
          <w:t xml:space="preserve">my alignment with budgeted targets </w:t>
        </w:r>
      </w:ins>
      <w:del w:author="Victor Bose" w:id="11" w:date="2025-09-22T13:09:47Z">
        <w:r w:rsidDel="00000000" w:rsidR="00000000" w:rsidRPr="00000000">
          <w:rPr>
            <w:rtl w:val="0"/>
          </w:rPr>
          <w:delText xml:space="preserve">payout</w:delText>
        </w:r>
      </w:del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[Current month target/actual/variance; updates hourly]</w:t>
      </w:r>
      <w:ins w:author="Victor Bose" w:id="12" w:date="2025-09-22T13:10:00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ins w:author="Victor Bose" w:id="12" w:date="2025-09-22T13:10:00Z"/>
          <w:u w:val="none"/>
        </w:rPr>
      </w:pPr>
      <w:ins w:author="Victor Bose" w:id="12" w:date="2025-09-22T13:10:00Z">
        <w:r w:rsidDel="00000000" w:rsidR="00000000" w:rsidRPr="00000000">
          <w:rPr>
            <w:rtl w:val="0"/>
          </w:rPr>
          <w:t xml:space="preserve">I want a dashboard showing my last achieved score in the Mystery Audit conducted so as to better understand my delivery of customer experience.</w:t>
        </w:r>
      </w:ins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  <w:rPrChange w:author="Victor Bose" w:id="13" w:date="2025-09-22T13:10:00Z">
            <w:rPr/>
          </w:rPrChange>
        </w:rPr>
        <w:pPrChange w:author="Victor Bose" w:id="0" w:date="2025-09-22T13:10:00Z">
          <w:pPr>
            <w:numPr>
              <w:ilvl w:val="0"/>
              <w:numId w:val="8"/>
            </w:numPr>
            <w:spacing w:after="240" w:before="240" w:lineRule="auto"/>
            <w:ind w:left="720" w:hanging="360"/>
          </w:pPr>
        </w:pPrChange>
      </w:pPr>
      <w:ins w:author="Victor Bose" w:id="12" w:date="2025-09-22T13:10:00Z">
        <w:r w:rsidDel="00000000" w:rsidR="00000000" w:rsidRPr="00000000">
          <w:rPr>
            <w:rtl w:val="0"/>
          </w:rPr>
          <w:t xml:space="preserve">I want a structured dashboard showing my NPS scores over definitive time frames - Over the last 20 received feedbacks, and YTD. Also, highlight last 5 received comments, so that we can keep track of every individual feedback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 want to </w:t>
      </w:r>
      <w:r w:rsidDel="00000000" w:rsidR="00000000" w:rsidRPr="00000000">
        <w:rPr>
          <w:rtl w:val="0"/>
        </w:rPr>
        <w:t xml:space="preserve">create appointments and send invites so that clients remember to vi</w:t>
      </w:r>
      <w:r w:rsidDel="00000000" w:rsidR="00000000" w:rsidRPr="00000000">
        <w:rPr>
          <w:rtl w:val="0"/>
        </w:rPr>
        <w:t xml:space="preserve">sit.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ti7v8com7n4" w:id="8"/>
      <w:bookmarkEnd w:id="8"/>
      <w:r w:rsidDel="00000000" w:rsidR="00000000" w:rsidRPr="00000000">
        <w:rPr>
          <w:rtl w:val="0"/>
        </w:rPr>
        <w:t xml:space="preserve">Admin &amp;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 want to manage templates and suppression policies so that messaging is consistent and compliant. [Tagging, approval, quiet hours, and channel suppression configurable]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 want audit trails for profile edits, sends, and reserves so that investigations are straightforward. [Actor, timestamp, entity, and changes recorded]</w:t>
      </w:r>
      <w:ins w:author="Victor Bose" w:id="14" w:date="2025-09-22T13:05:49Z">
        <w:r w:rsidDel="00000000" w:rsidR="00000000" w:rsidRPr="00000000">
          <w:rPr>
            <w:rtl w:val="0"/>
          </w:rPr>
          <w:t xml:space="preserve"> - To show last invited event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before="160" w:lineRule="auto"/>
        <w:jc w:val="both"/>
        <w:rPr>
          <w:color w:val="0f4761"/>
        </w:rPr>
      </w:pPr>
      <w:bookmarkStart w:colFirst="0" w:colLast="0" w:name="_rb86qm6r1j5i" w:id="9"/>
      <w:bookmarkEnd w:id="9"/>
      <w:r w:rsidDel="00000000" w:rsidR="00000000" w:rsidRPr="00000000">
        <w:rPr>
          <w:color w:val="0f4761"/>
          <w:rtl w:val="0"/>
        </w:rPr>
        <w:br w:type="textWrapping"/>
        <w:t xml:space="preserve">Prototype [For Design Reference]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80" w:before="180" w:lineRule="auto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https://chatgpt.com/canvas/shared/68cbd05500548191816f07dd4826918a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80" w:before="1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09863" cy="425575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9863" cy="4255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80" w:before="18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V1.1 [Phase 1]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80" w:before="180" w:lineRule="auto"/>
        <w:jc w:val="left"/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https://chatgpt.com/canvas/shared/68d615d72b7c819187e26a295843837a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before="160" w:lineRule="auto"/>
        <w:rPr>
          <w:color w:val="0f4761"/>
        </w:rPr>
      </w:pPr>
      <w:bookmarkStart w:colFirst="0" w:colLast="0" w:name="_cr9aofn4hu5n" w:id="10"/>
      <w:bookmarkEnd w:id="10"/>
      <w:r w:rsidDel="00000000" w:rsidR="00000000" w:rsidRPr="00000000">
        <w:rPr>
          <w:color w:val="0f4761"/>
          <w:rtl w:val="0"/>
        </w:rPr>
        <w:t xml:space="preserve">Goals (In order of priority)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Improve repeat purchase &amp; visit rate</w:t>
      </w:r>
      <w:r w:rsidDel="00000000" w:rsidR="00000000" w:rsidRPr="00000000">
        <w:rPr>
          <w:rtl w:val="0"/>
        </w:rPr>
        <w:t xml:space="preserve"> using automated but personalized follow‑ups tied to moments (birthday/anniversary/service due/new collection drops).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Increase in‑store conversion rate</w:t>
      </w:r>
      <w:r w:rsidDel="00000000" w:rsidR="00000000" w:rsidRPr="00000000">
        <w:rPr>
          <w:rtl w:val="0"/>
        </w:rPr>
        <w:t xml:space="preserve"> via better qualification, tailored recommendations, and rapid access to stock &amp; alternatives.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Lift AOV</w:t>
      </w:r>
      <w:r w:rsidDel="00000000" w:rsidR="00000000" w:rsidRPr="00000000">
        <w:rPr>
          <w:rtl w:val="0"/>
        </w:rPr>
        <w:t xml:space="preserve"> by structured cross‑sell (straps, service plans, insurance, accessories) and intelligent bundles.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Reduce advisor time‑to‑close</w:t>
      </w:r>
      <w:r w:rsidDel="00000000" w:rsidR="00000000" w:rsidRPr="00000000">
        <w:rPr>
          <w:rtl w:val="0"/>
        </w:rPr>
        <w:t xml:space="preserve"> with instant availability, barcode/QR scan to SKU card, quick quote &amp; payment link flows.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Drive advisor productivity &amp; morale</w:t>
      </w:r>
      <w:r w:rsidDel="00000000" w:rsidR="00000000" w:rsidRPr="00000000">
        <w:rPr>
          <w:rtl w:val="0"/>
        </w:rPr>
        <w:t xml:space="preserve"> with a transparent </w:t>
      </w:r>
      <w:del w:author="Victor Bose" w:id="15" w:date="2025-09-22T13:06:24Z">
        <w:r w:rsidDel="00000000" w:rsidR="00000000" w:rsidRPr="00000000">
          <w:rPr>
            <w:b w:val="1"/>
            <w:rtl w:val="0"/>
          </w:rPr>
          <w:delText xml:space="preserve">Incentives </w:delText>
        </w:r>
      </w:del>
      <w:ins w:author="Victor Bose" w:id="15" w:date="2025-09-22T13:06:24Z">
        <w:r w:rsidDel="00000000" w:rsidR="00000000" w:rsidRPr="00000000">
          <w:rPr>
            <w:b w:val="1"/>
            <w:rtl w:val="0"/>
          </w:rPr>
          <w:t xml:space="preserve"> Achievement </w:t>
        </w:r>
      </w:ins>
      <w:r w:rsidDel="00000000" w:rsidR="00000000" w:rsidRPr="00000000">
        <w:rPr>
          <w:b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(targets vs actuals,</w:t>
      </w:r>
      <w:ins w:author="Victor Bose" w:id="16" w:date="2025-09-22T13:06:43Z">
        <w:r w:rsidDel="00000000" w:rsidR="00000000" w:rsidRPr="00000000">
          <w:rPr>
            <w:rtl w:val="0"/>
          </w:rPr>
          <w:t xml:space="preserve"> growth trends,</w:t>
        </w:r>
      </w:ins>
      <w:r w:rsidDel="00000000" w:rsidR="00000000" w:rsidRPr="00000000">
        <w:rPr>
          <w:rtl w:val="0"/>
        </w:rPr>
        <w:t xml:space="preserve"> leaderboards) and smart nudges.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before="160" w:lineRule="auto"/>
        <w:rPr>
          <w:color w:val="0f4761"/>
        </w:rPr>
      </w:pPr>
      <w:bookmarkStart w:colFirst="0" w:colLast="0" w:name="_k6z1u39n8i98" w:id="11"/>
      <w:bookmarkEnd w:id="11"/>
      <w:r w:rsidDel="00000000" w:rsidR="00000000" w:rsidRPr="00000000">
        <w:rPr>
          <w:color w:val="0f4761"/>
          <w:rtl w:val="0"/>
        </w:rPr>
        <w:t xml:space="preserve">Non‑Goals (</w:t>
      </w:r>
      <w:r w:rsidDel="00000000" w:rsidR="00000000" w:rsidRPr="00000000">
        <w:rPr>
          <w:color w:val="0f4761"/>
          <w:rtl w:val="0"/>
        </w:rPr>
        <w:t xml:space="preserve">Not in Scope</w:t>
      </w:r>
      <w:r w:rsidDel="00000000" w:rsidR="00000000" w:rsidRPr="00000000">
        <w:rPr>
          <w:color w:val="0f476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Building a full POS replacement (we will </w:t>
      </w:r>
      <w:r w:rsidDel="00000000" w:rsidR="00000000" w:rsidRPr="00000000">
        <w:rPr>
          <w:b w:val="1"/>
          <w:rtl w:val="0"/>
        </w:rPr>
        <w:t xml:space="preserve">augment</w:t>
      </w:r>
      <w:r w:rsidDel="00000000" w:rsidR="00000000" w:rsidRPr="00000000">
        <w:rPr>
          <w:rtl w:val="0"/>
        </w:rPr>
        <w:t xml:space="preserve"> current POS/ERP, not rebuild).</w:t>
      </w:r>
      <w:ins w:author="Victor Bose" w:id="17" w:date="2025-09-22T13:07:02Z">
        <w:r w:rsidDel="00000000" w:rsidR="00000000" w:rsidRPr="00000000">
          <w:rPr>
            <w:rtl w:val="0"/>
          </w:rPr>
          <w:t xml:space="preserve"> - POS integration, currently none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Service/Repair workshop management beyond booking/intake &amp; status view.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Full loyalty program revamp (we surface current tiers/benefits in Customer 360).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before="160" w:lineRule="auto"/>
        <w:rPr/>
      </w:pPr>
      <w:bookmarkStart w:colFirst="0" w:colLast="0" w:name="_f6r2zdcfa4zu" w:id="12"/>
      <w:bookmarkEnd w:id="12"/>
      <w:r w:rsidDel="00000000" w:rsidR="00000000" w:rsidRPr="00000000">
        <w:rPr>
          <w:color w:val="0f4761"/>
          <w:rtl w:val="0"/>
        </w:rPr>
        <w:t xml:space="preserve">Guardrails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Privacy &amp; consent first</w:t>
      </w:r>
      <w:r w:rsidDel="00000000" w:rsidR="00000000" w:rsidRPr="00000000">
        <w:rPr>
          <w:rtl w:val="0"/>
        </w:rPr>
        <w:t xml:space="preserve"> (DPDP 2023 compliant). Opt‑in tracking, explicit consent capture &amp; granular channel preferences. Honor DND lists.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Brand compliance</w:t>
      </w:r>
      <w:r w:rsidDel="00000000" w:rsidR="00000000" w:rsidRPr="00000000">
        <w:rPr>
          <w:rtl w:val="0"/>
        </w:rPr>
        <w:t xml:space="preserve">: All outreach uses pre‑approved message templates; tone &amp; visuals consistent with luxury positioning and brand partner rules.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Operational integrity</w:t>
      </w:r>
      <w:r w:rsidDel="00000000" w:rsidR="00000000" w:rsidRPr="00000000">
        <w:rPr>
          <w:rtl w:val="0"/>
        </w:rPr>
        <w:t xml:space="preserve">: No messaging to customers outside business hours unless scheduled by the customer; rate‑limit &amp; suppression rules applied.</w:t>
      </w:r>
    </w:p>
    <w:p w:rsidR="00000000" w:rsidDel="00000000" w:rsidP="00000000" w:rsidRDefault="00000000" w:rsidRPr="00000000" w14:paraId="00000068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before="160" w:lineRule="auto"/>
        <w:rPr>
          <w:color w:val="0f4761"/>
        </w:rPr>
      </w:pPr>
      <w:bookmarkStart w:colFirst="0" w:colLast="0" w:name="_785iuc5ggrqf" w:id="13"/>
      <w:bookmarkEnd w:id="13"/>
      <w:r w:rsidDel="00000000" w:rsidR="00000000" w:rsidRPr="00000000">
        <w:rPr>
          <w:color w:val="0f4761"/>
          <w:rtl w:val="0"/>
        </w:rPr>
        <w:t xml:space="preserve">Open Questions (to resolve in Discovery)</w:t>
      </w:r>
    </w:p>
    <w:p w:rsidR="00000000" w:rsidDel="00000000" w:rsidP="00000000" w:rsidRDefault="00000000" w:rsidRPr="00000000" w14:paraId="0000006A">
      <w:pPr>
        <w:spacing w:after="40" w:before="40" w:lineRule="auto"/>
        <w:ind w:left="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Brand partner constraints on imagery/pricing for sharing over WhatsApp/ SMS/Email</w:t>
      </w:r>
      <w:ins w:author="Victor Bose" w:id="18" w:date="2025-09-22T13:07:27Z">
        <w:r w:rsidDel="00000000" w:rsidR="00000000" w:rsidRPr="00000000">
          <w:rPr>
            <w:rtl w:val="0"/>
          </w:rPr>
          <w:t xml:space="preserve"> - Discounts not to be triggered via message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Exact DND/quiet hours policy by city/format (malls vs boutiques)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Returns/ Refund Policy impact on communication </w:t>
      </w:r>
    </w:p>
    <w:p w:rsidR="00000000" w:rsidDel="00000000" w:rsidP="00000000" w:rsidRDefault="00000000" w:rsidRPr="00000000" w14:paraId="0000006E">
      <w:pPr>
        <w:spacing w:after="200" w:lineRule="auto"/>
        <w:jc w:val="center"/>
        <w:rPr>
          <w:color w:val="0f476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color w:val="0f4761"/>
          <w:sz w:val="32"/>
          <w:szCs w:val="32"/>
          <w:rtl w:val="0"/>
        </w:rPr>
        <w:t xml:space="preserve">Execution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Sales App  - Execution Master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10" w:top="990" w:left="1440" w:right="12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q5irOilrahho_S-Olc7tSi_hnfBmtbKqitgCGnx1PfQ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chatgpt.com/canvas/shared/68cbd05500548191816f07dd4826918a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chatgpt.com/canvas/shared/68d615d72b7c819187e26a295843837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